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9645E" w:rsidR="004068A7" w:rsidP="006307D3" w:rsidRDefault="0086404A" w14:paraId="6C487F51" w14:textId="77777777">
      <w:pPr>
        <w:spacing w:after="0" w:line="240" w:lineRule="auto"/>
        <w:jc w:val="both"/>
        <w:rPr>
          <w:rFonts w:eastAsia="Times New Roman" w:cs="Calibri"/>
          <w:color w:val="000000"/>
          <w:kern w:val="0"/>
          <w:sz w:val="20"/>
          <w:szCs w:val="20"/>
          <w14:ligatures w14:val="none"/>
        </w:rPr>
      </w:pPr>
      <w:r>
        <w:rPr>
          <w:rFonts w:eastAsia="Times New Roman" w:cs="Calibri"/>
          <w:color w:val="000000"/>
          <w:kern w:val="0"/>
          <w:sz w:val="20"/>
          <w:szCs w:val="20"/>
          <w14:ligatures w14:val="none"/>
        </w:rPr>
        <w:t xml:space="preserve">Proposed Distribution: </w:t>
      </w:r>
    </w:p>
    <w:p w:rsidRPr="0009645E" w:rsidR="004068A7" w:rsidP="006307D3" w:rsidRDefault="004068A7" w14:paraId="7A46FEBC" w14:textId="77777777">
      <w:pPr>
        <w:spacing w:after="0" w:line="240" w:lineRule="auto"/>
        <w:jc w:val="both"/>
        <w:rPr>
          <w:rFonts w:eastAsia="Times New Roman" w:cs="Calibri"/>
          <w:color w:val="000000"/>
          <w:kern w:val="0"/>
          <w:sz w:val="20"/>
          <w:szCs w:val="20"/>
          <w14:ligatures w14:val="none"/>
        </w:rPr>
      </w:pPr>
    </w:p>
    <w:p w:rsidRPr="0009645E" w:rsidR="00281AE7" w:rsidP="7043B5F7" w:rsidRDefault="00281AE7" w14:paraId="0131DBF0" w14:textId="28D01C04">
      <w:pPr>
        <w:pStyle w:val="ListParagraph"/>
        <w:numPr>
          <w:ilvl w:val="0"/>
          <w:numId w:val="4"/>
        </w:numPr>
        <w:spacing w:after="0" w:line="240" w:lineRule="auto"/>
        <w:jc w:val="both"/>
        <w:rPr>
          <w:rFonts w:eastAsia="Times New Roman" w:cs="Calibri"/>
          <w:color w:val="000000" w:themeColor="text1" w:themeTint="FF" w:themeShade="FF"/>
          <w:sz w:val="20"/>
          <w:szCs w:val="20"/>
        </w:rPr>
      </w:pPr>
      <w:r>
        <w:rPr>
          <w:rFonts w:eastAsia="Times New Roman" w:cs="Calibri"/>
          <w:color w:val="000000"/>
          <w:kern w:val="0"/>
          <w:sz w:val="20"/>
          <w:szCs w:val="20"/>
          <w14:ligatures w14:val="none"/>
        </w:rPr>
        <w:t>School-based directors of development (senior most leader)</w:t>
      </w:r>
    </w:p>
    <w:p w:rsidRPr="0009645E" w:rsidR="00281AE7" w:rsidP="7043B5F7" w:rsidRDefault="00281AE7" w14:paraId="10358A1B" w14:textId="2EC3AA39">
      <w:pPr>
        <w:pStyle w:val="ListParagraph"/>
        <w:numPr>
          <w:ilvl w:val="0"/>
          <w:numId w:val="4"/>
        </w:numPr>
        <w:spacing w:after="0" w:line="240" w:lineRule="auto"/>
        <w:jc w:val="both"/>
        <w:rPr>
          <w:rFonts w:eastAsia="Times New Roman" w:cs="Calibri"/>
          <w:color w:val="000000" w:themeColor="text1" w:themeTint="FF" w:themeShade="FF"/>
          <w:sz w:val="20"/>
          <w:szCs w:val="20"/>
        </w:rPr>
      </w:pPr>
      <w:r>
        <w:rPr>
          <w:rFonts w:eastAsia="Times New Roman" w:cs="Calibri"/>
          <w:color w:val="000000"/>
          <w:kern w:val="0"/>
          <w:sz w:val="20"/>
          <w:szCs w:val="20"/>
          <w14:ligatures w14:val="none"/>
        </w:rPr>
        <w:t>S</w:t>
      </w:r>
      <w:r>
        <w:rPr>
          <w:rFonts w:eastAsia="Times New Roman" w:cs="Calibri"/>
          <w:color w:val="000000" w:themeColor="text1" w:themeTint="FF" w:themeShade="FF"/>
          <w:sz w:val="20"/>
          <w:szCs w:val="20"/>
        </w:rPr>
        <w:t>chool/unit-based research administration and development colleagues</w:t>
      </w:r>
    </w:p>
    <w:p w:rsidRPr="0009645E" w:rsidR="00281AE7" w:rsidP="7043B5F7" w:rsidRDefault="00281AE7" w14:paraId="61B80440" w14:textId="53E35553">
      <w:pPr>
        <w:pStyle w:val="ListParagraph"/>
        <w:numPr>
          <w:ilvl w:val="0"/>
          <w:numId w:val="4"/>
        </w:numPr>
        <w:spacing w:after="0" w:line="240" w:lineRule="auto"/>
        <w:jc w:val="both"/>
        <w:rPr>
          <w:rFonts w:eastAsia="Times New Roman" w:cs="Calibri"/>
          <w:color w:val="000000"/>
          <w:kern w:val="0"/>
          <w:sz w:val="20"/>
          <w:szCs w:val="20"/>
          <w14:ligatures w14:val="none"/>
        </w:rPr>
      </w:pPr>
      <w:r>
        <w:rPr>
          <w:rFonts w:eastAsia="Times New Roman" w:cs="Calibri"/>
          <w:color w:val="000000" w:themeColor="text1" w:themeTint="FF" w:themeShade="FF"/>
          <w:sz w:val="20"/>
          <w:szCs w:val="20"/>
        </w:rPr>
        <w:t>OVPR research development colleagues</w:t>
      </w:r>
    </w:p>
    <w:p w:rsidR="1B9950BC" w:rsidP="7043B5F7" w:rsidRDefault="1B9950BC" w14:paraId="59CD1176" w14:textId="321DEE3D">
      <w:pPr>
        <w:pStyle w:val="ListParagraph"/>
        <w:numPr>
          <w:ilvl w:val="0"/>
          <w:numId w:val="4"/>
        </w:numPr>
        <w:spacing w:after="0" w:line="240" w:lineRule="auto"/>
        <w:jc w:val="both"/>
        <w:rPr>
          <w:rFonts w:eastAsia="Times New Roman" w:cs="Calibri"/>
          <w:color w:val="000000" w:themeColor="text1" w:themeTint="FF" w:themeShade="FF"/>
          <w:sz w:val="20"/>
          <w:szCs w:val="20"/>
        </w:rPr>
      </w:pPr>
      <w:r>
        <w:rPr>
          <w:rFonts w:eastAsia="Times New Roman" w:cs="Calibri"/>
          <w:color w:val="000000" w:themeColor="text1" w:themeTint="FF" w:themeShade="FF"/>
          <w:sz w:val="20"/>
          <w:szCs w:val="20"/>
        </w:rPr>
        <w:t>Others?</w:t>
      </w:r>
    </w:p>
    <w:p w:rsidRPr="0009645E" w:rsidR="00281AE7" w:rsidP="006307D3" w:rsidRDefault="00281AE7" w14:paraId="6B88048E" w14:textId="77777777">
      <w:pPr>
        <w:spacing w:after="0" w:line="240" w:lineRule="auto"/>
        <w:jc w:val="both"/>
        <w:rPr>
          <w:rFonts w:eastAsia="Times New Roman" w:cs="Calibri"/>
          <w:color w:val="000000"/>
          <w:kern w:val="0"/>
          <w:sz w:val="20"/>
          <w:szCs w:val="20"/>
          <w14:ligatures w14:val="none"/>
        </w:rPr>
      </w:pPr>
    </w:p>
    <w:p w:rsidRPr="0009645E" w:rsidR="0086404A" w:rsidP="006307D3" w:rsidRDefault="00303724" w14:paraId="31F2AD67" w14:textId="358E651A">
      <w:pPr>
        <w:spacing w:after="0" w:line="240" w:lineRule="auto"/>
        <w:jc w:val="both"/>
      </w:pPr>
      <w:r>
        <w:rPr>
          <w:rFonts w:eastAsia="Times New Roman" w:cs="Segoe UI"/>
          <w:sz w:val="20"/>
          <w:szCs w:val="20"/>
        </w:rPr>
        <w:t>_____________________________________________________________________________________________________</w:t>
      </w:r>
    </w:p>
    <w:p w:rsidR="7043B5F7" w:rsidP="7043B5F7" w:rsidRDefault="7043B5F7" w14:paraId="469565C8" w14:textId="6F98603E">
      <w:pPr>
        <w:spacing w:after="0" w:line="240" w:lineRule="auto"/>
        <w:jc w:val="both"/>
        <w:rPr>
          <w:rFonts w:eastAsia="Times New Roman" w:cs="Segoe UI"/>
          <w:sz w:val="20"/>
          <w:szCs w:val="20"/>
        </w:rPr>
      </w:pPr>
    </w:p>
    <w:p w:rsidRPr="0009645E" w:rsidR="0086404A" w:rsidP="006307D3" w:rsidRDefault="0086404A" w14:paraId="45F3106D" w14:textId="73E1DE84">
      <w:pPr>
        <w:spacing w:before="100" w:beforeAutospacing="1" w:after="100" w:afterAutospacing="1" w:line="240" w:lineRule="auto"/>
        <w:jc w:val="both"/>
        <w:rPr>
          <w:rFonts w:eastAsia="Times New Roman" w:cs="Segoe UI"/>
          <w:kern w:val="0"/>
          <w:sz w:val="20"/>
          <w:szCs w:val="20"/>
          <w14:ligatures w14:val="none"/>
        </w:rPr>
      </w:pPr>
      <w:r>
        <w:rPr>
          <w:rFonts w:eastAsia="Times New Roman" w:cs="Segoe UI"/>
          <w:b/>
          <w:bCs/>
          <w:kern w:val="0"/>
          <w:sz w:val="20"/>
          <w:szCs w:val="20"/>
          <w14:ligatures w14:val="none"/>
        </w:rPr>
        <w:t>Subject:</w:t>
      </w:r>
      <w:r>
        <w:rPr>
          <w:rFonts w:eastAsia="Times New Roman" w:cs="Segoe UI"/>
          <w:kern w:val="0"/>
          <w:sz w:val="20"/>
          <w:szCs w:val="20"/>
          <w14:ligatures w14:val="none"/>
        </w:rPr>
        <w:t xml:space="preserve"> Service Updates from the Corporate and Foundation Relations Team</w:t>
      </w:r>
    </w:p>
    <w:p w:rsidRPr="0009645E" w:rsidR="0086404A" w:rsidP="006307D3" w:rsidRDefault="0086404A" w14:paraId="18C9EE6E" w14:textId="77777777">
      <w:pPr>
        <w:spacing w:before="100" w:beforeAutospacing="1" w:after="100" w:afterAutospacing="1" w:line="240" w:lineRule="auto"/>
        <w:jc w:val="both"/>
        <w:rPr>
          <w:rFonts w:eastAsia="Times New Roman" w:cs="Segoe UI"/>
          <w:kern w:val="0"/>
          <w:sz w:val="20"/>
          <w:szCs w:val="20"/>
          <w14:ligatures w14:val="none"/>
        </w:rPr>
      </w:pPr>
      <w:r>
        <w:rPr>
          <w:rFonts w:eastAsia="Times New Roman" w:cs="Segoe UI"/>
          <w:kern w:val="0"/>
          <w:sz w:val="20"/>
          <w:szCs w:val="20"/>
          <w14:ligatures w14:val="none"/>
        </w:rPr>
        <w:t>Dear Colleagues,</w:t>
      </w:r>
    </w:p>
    <w:p w:rsidRPr="0009645E" w:rsidR="0086404A" w:rsidP="1F2EE6E2" w:rsidRDefault="0086404A" w14:paraId="15CCBAB8" w14:textId="617C8701">
      <w:pPr>
        <w:spacing w:before="100" w:beforeAutospacing="on" w:after="100" w:afterAutospacing="on" w:line="240" w:lineRule="auto"/>
        <w:jc w:val="both"/>
        <w:rPr>
          <w:rFonts w:eastAsia="Times New Roman" w:cs="Segoe UI"/>
          <w:kern w:val="0"/>
          <w:sz w:val="20"/>
          <w:szCs w:val="20"/>
          <w14:ligatures w14:val="none"/>
        </w:rPr>
      </w:pPr>
      <w:r>
        <w:rPr>
          <w:rFonts w:eastAsia="Times New Roman" w:cs="Segoe UI"/>
          <w:kern w:val="0"/>
          <w:sz w:val="20"/>
          <w:szCs w:val="20"/>
          <w14:ligatures w14:val="none"/>
        </w:rPr>
        <w:t xml:space="preserve">As the funding landscape continues to evolve, the Corporate and Foundation Relations (CFR) team is making several changes to </w:t>
      </w:r>
      <w:r>
        <w:rPr>
          <w:rFonts w:eastAsia="Times New Roman" w:cs="Segoe UI"/>
          <w:sz w:val="20"/>
          <w:szCs w:val="20"/>
        </w:rPr>
        <w:t xml:space="preserve">how we support the University that are designed to help focus our expertise on where we can have the greatest impact, deepen our partnerships with schools and units, and better position UVA to compete for significant partnerships and philanthropic investments.</w:t>
      </w:r>
    </w:p>
    <w:p w:rsidRPr="0009645E" w:rsidR="0086404A" w:rsidP="1F2EE6E2" w:rsidRDefault="0086404A" w14:paraId="6A23E6A1" w14:textId="2D1F6C0D">
      <w:pPr>
        <w:spacing w:before="100" w:beforeAutospacing="on" w:after="100" w:afterAutospacing="on" w:line="240" w:lineRule="auto"/>
        <w:jc w:val="both"/>
        <w:rPr>
          <w:rFonts w:eastAsia="Times New Roman" w:cs="Segoe UI"/>
          <w:kern w:val="0"/>
          <w:sz w:val="20"/>
          <w:szCs w:val="20"/>
          <w14:ligatures w14:val="none"/>
        </w:rPr>
      </w:pPr>
      <w:r>
        <w:rPr>
          <w:rFonts w:eastAsia="Times New Roman" w:cs="Segoe UI"/>
          <w:kern w:val="0"/>
          <w:sz w:val="20"/>
          <w:szCs w:val="20"/>
          <w14:ligatures w14:val="none"/>
        </w:rPr>
        <w:t xml:space="preserve">Beginning this academic year, we implemented two complementary changes to our </w:t>
      </w:r>
      <w:r>
        <w:rPr>
          <w:rFonts w:eastAsia="Times New Roman" w:cs="Segoe UI"/>
          <w:sz w:val="20"/>
          <w:szCs w:val="20"/>
        </w:rPr>
        <w:t>operating model:</w:t>
      </w:r>
    </w:p>
    <w:p w:rsidRPr="0009645E" w:rsidR="0086404A" w:rsidP="7043B5F7" w:rsidRDefault="006751E8" w14:paraId="39AC42A5" w14:textId="3AB5577B">
      <w:pPr>
        <w:spacing w:before="100" w:beforeAutospacing="on" w:after="100" w:afterAutospacing="on" w:line="240" w:lineRule="auto"/>
        <w:jc w:val="both"/>
        <w:outlineLvl w:val="2"/>
        <w:rPr>
          <w:rFonts w:eastAsia="Times New Roman" w:cs="Segoe UI"/>
          <w:b w:val="1"/>
          <w:bCs w:val="1"/>
          <w:kern w:val="0"/>
          <w:sz w:val="20"/>
          <w:szCs w:val="20"/>
          <w14:ligatures w14:val="none"/>
        </w:rPr>
      </w:pPr>
      <w:r>
        <w:rPr>
          <w:rFonts w:eastAsia="Times New Roman" w:cs="Segoe UI"/>
          <w:b w:val="1"/>
          <w:bCs w:val="1"/>
          <w:kern w:val="0"/>
          <w:sz w:val="20"/>
          <w:szCs w:val="20"/>
          <w14:ligatures w14:val="none"/>
        </w:rPr>
        <w:t xml:space="preserve">1. </w:t>
      </w:r>
      <w:commentRangeStart w:id="785140900"/>
      <w:r>
        <w:rPr>
          <w:rFonts w:eastAsia="Times New Roman" w:cs="Segoe UI"/>
          <w:b w:val="1"/>
          <w:bCs w:val="1"/>
          <w:sz w:val="20"/>
          <w:szCs w:val="20"/>
        </w:rPr>
        <w:t>Foundation Relations Liaison Model</w:t>
      </w:r>
      <w:commentRangeEnd w:id="785140900"/>
      <w:r>
        <w:rPr>
          <w:rStyle w:val="CommentReference"/>
        </w:rPr>
        <w:commentReference w:id="785140900"/>
      </w:r>
    </w:p>
    <w:p w:rsidRPr="0009645E" w:rsidR="0086404A" w:rsidP="1F2EE6E2" w:rsidRDefault="0003795C" w14:paraId="3B78278A" w14:textId="4B1FEFB6">
      <w:pPr>
        <w:spacing w:before="100" w:beforeAutospacing="on" w:after="100" w:afterAutospacing="on" w:line="240" w:lineRule="auto"/>
        <w:jc w:val="both"/>
        <w:rPr>
          <w:rFonts w:eastAsia="Times New Roman" w:cs="Segoe UI"/>
          <w:kern w:val="0"/>
          <w:sz w:val="20"/>
          <w:szCs w:val="20"/>
          <w14:ligatures w14:val="none"/>
        </w:rPr>
      </w:pPr>
      <w:r>
        <w:rPr>
          <w:rFonts w:eastAsia="Times New Roman" w:cs="Segoe UI"/>
          <w:sz w:val="20"/>
          <w:szCs w:val="20"/>
        </w:rPr>
        <w:t xml:space="preserve">The Foundation Relations team has adopted a liaison-based approach, a structure widely used at peer institutions, to create stronger and more consistent partnerships with schools and units across Grounds. Under this model, schools and units have been assigned a dedicated Foundation Relations liaison who will serve as a primary point of contact for foundation strategy and fundraising efforts. Liaisons will work closely with development leaders and school/unit leadership to:</w:t>
      </w:r>
    </w:p>
    <w:p w:rsidRPr="0009645E" w:rsidR="0086404A" w:rsidP="006307D3" w:rsidRDefault="0086404A" w14:paraId="0B91B586" w14:textId="6A135346">
      <w:pPr>
        <w:numPr>
          <w:ilvl w:val="0"/>
          <w:numId w:val="2"/>
        </w:numPr>
        <w:spacing w:before="100" w:beforeAutospacing="1" w:after="100" w:afterAutospacing="1" w:line="240" w:lineRule="auto"/>
        <w:jc w:val="both"/>
        <w:rPr>
          <w:rFonts w:eastAsia="Times New Roman" w:cs="Segoe UI"/>
          <w:kern w:val="0"/>
          <w:sz w:val="20"/>
          <w:szCs w:val="20"/>
          <w14:ligatures w14:val="none"/>
        </w:rPr>
      </w:pPr>
      <w:r>
        <w:rPr>
          <w:rFonts w:eastAsia="Times New Roman" w:cs="Segoe UI"/>
          <w:kern w:val="0"/>
          <w:sz w:val="20"/>
          <w:szCs w:val="20"/>
          <w14:ligatures w14:val="none"/>
        </w:rPr>
        <w:t>Understand evolving funding priorities and opportunities</w:t>
      </w:r>
    </w:p>
    <w:p w:rsidRPr="0009645E" w:rsidR="0086404A" w:rsidP="006307D3" w:rsidRDefault="0086404A" w14:paraId="6FED87BB" w14:textId="026E9799">
      <w:pPr>
        <w:numPr>
          <w:ilvl w:val="0"/>
          <w:numId w:val="2"/>
        </w:numPr>
        <w:spacing w:before="100" w:beforeAutospacing="1" w:after="100" w:afterAutospacing="1" w:line="240" w:lineRule="auto"/>
        <w:jc w:val="both"/>
        <w:rPr>
          <w:rFonts w:eastAsia="Times New Roman" w:cs="Segoe UI"/>
          <w:kern w:val="0"/>
          <w:sz w:val="20"/>
          <w:szCs w:val="20"/>
          <w14:ligatures w14:val="none"/>
        </w:rPr>
      </w:pPr>
      <w:r>
        <w:rPr>
          <w:rFonts w:eastAsia="Times New Roman" w:cs="Segoe UI"/>
          <w:kern w:val="0"/>
          <w:sz w:val="20"/>
          <w:szCs w:val="20"/>
          <w14:ligatures w14:val="none"/>
        </w:rPr>
        <w:t>Coordinate prospect strategy and foundation outreach</w:t>
      </w:r>
    </w:p>
    <w:p w:rsidRPr="0009645E" w:rsidR="0086404A" w:rsidP="006307D3" w:rsidRDefault="0086404A" w14:paraId="0335E970" w14:textId="79417118">
      <w:pPr>
        <w:numPr>
          <w:ilvl w:val="0"/>
          <w:numId w:val="2"/>
        </w:numPr>
        <w:spacing w:before="100" w:beforeAutospacing="1" w:after="100" w:afterAutospacing="1" w:line="240" w:lineRule="auto"/>
        <w:jc w:val="both"/>
        <w:rPr>
          <w:rFonts w:eastAsia="Times New Roman" w:cs="Segoe UI"/>
          <w:kern w:val="0"/>
          <w:sz w:val="20"/>
          <w:szCs w:val="20"/>
          <w14:ligatures w14:val="none"/>
        </w:rPr>
      </w:pPr>
      <w:r>
        <w:rPr>
          <w:rFonts w:eastAsia="Times New Roman" w:cs="Segoe UI"/>
          <w:kern w:val="0"/>
          <w:sz w:val="20"/>
          <w:szCs w:val="20"/>
          <w14:ligatures w14:val="none"/>
        </w:rPr>
        <w:t>Support proposal development and foundation engagement</w:t>
      </w:r>
    </w:p>
    <w:p w:rsidRPr="0009645E" w:rsidR="0086404A" w:rsidP="006307D3" w:rsidRDefault="0086404A" w14:paraId="46491566" w14:textId="3845FB20">
      <w:pPr>
        <w:numPr>
          <w:ilvl w:val="0"/>
          <w:numId w:val="2"/>
        </w:numPr>
        <w:spacing w:before="100" w:beforeAutospacing="1" w:after="100" w:afterAutospacing="1" w:line="240" w:lineRule="auto"/>
        <w:jc w:val="both"/>
        <w:rPr>
          <w:rFonts w:eastAsia="Times New Roman" w:cs="Segoe UI"/>
          <w:kern w:val="0"/>
          <w:sz w:val="20"/>
          <w:szCs w:val="20"/>
          <w14:ligatures w14:val="none"/>
        </w:rPr>
      </w:pPr>
      <w:r>
        <w:rPr>
          <w:rFonts w:eastAsia="Times New Roman" w:cs="Segoe UI"/>
          <w:kern w:val="0"/>
          <w:sz w:val="20"/>
          <w:szCs w:val="20"/>
          <w14:ligatures w14:val="none"/>
        </w:rPr>
        <w:t>Help prepare for funder meetings and strengthen stewardship efforts</w:t>
      </w:r>
    </w:p>
    <w:p w:rsidRPr="0009645E" w:rsidR="0086404A" w:rsidP="1F2EE6E2" w:rsidRDefault="0086404A" w14:paraId="7CC6CE3C" w14:textId="76210831">
      <w:pPr>
        <w:spacing w:before="100" w:beforeAutospacing="on" w:after="100" w:afterAutospacing="on" w:line="240" w:lineRule="auto"/>
        <w:jc w:val="both"/>
        <w:rPr>
          <w:rFonts w:eastAsia="Times New Roman" w:cs="Segoe UI"/>
          <w:kern w:val="0"/>
          <w:sz w:val="20"/>
          <w:szCs w:val="20"/>
          <w14:ligatures w14:val="none"/>
        </w:rPr>
      </w:pPr>
      <w:r>
        <w:rPr>
          <w:rFonts w:eastAsia="Times New Roman" w:cs="Segoe UI"/>
          <w:i w:val="1"/>
          <w:iCs w:val="1"/>
          <w:sz w:val="20"/>
          <w:szCs w:val="20"/>
        </w:rPr>
        <w:t xml:space="preserve">Our goal is to move beyond a project-by-project approach toward deeper, ongoing collaboration</w:t>
      </w:r>
      <w:r>
        <w:rPr>
          <w:rFonts w:eastAsia="Times New Roman" w:cs="Segoe UI"/>
          <w:sz w:val="20"/>
          <w:szCs w:val="20"/>
        </w:rPr>
        <w:t xml:space="preserve"> that enables earlier strategic planning, stronger alignment around priorities, and more coordinated engagement with prospective funders. For more information on the liaison model, including assignments, please visit our website at </w:t>
      </w:r>
      <w:hyperlink r:id="Rca6759514a2e4bdf">
        <w:r>
          <w:rPr>
            <w:rStyle w:val="Hyperlink"/>
            <w:sz w:val="20"/>
            <w:szCs w:val="20"/>
          </w:rPr>
          <w:t>www.cfr.virginia.edu</w:t>
        </w:r>
      </w:hyperlink>
      <w:r>
        <w:rPr>
          <w:rFonts w:eastAsia="Times New Roman" w:cs="Segoe UI"/>
          <w:sz w:val="20"/>
          <w:szCs w:val="20"/>
        </w:rPr>
        <w:t xml:space="preserve">. </w:t>
      </w:r>
    </w:p>
    <w:p>
      <w:pPr>
        <w:spacing w:before="100" w:beforeAutospacing="on" w:after="100" w:afterAutospacing="on" w:line="240" w:lineRule="auto"/>
        <w:jc w:val="both"/>
        <w:outlineLvl w:val="2"/>
        <w:rPr>
          <w:rFonts w:eastAsia="Times New Roman" w:cs="Segoe UI"/>
          <w:b w:val="1"/>
          <w:bCs w:val="1"/>
          <w:kern w:val="0"/>
          <w:sz w:val="20"/>
          <w:szCs w:val="20"/>
          <w14:ligatures w14:val="none"/>
        </w:rPr>
      </w:pPr>
      <w:r>
        <w:rPr>
          <w:rFonts w:eastAsia="Times New Roman" w:cs="Segoe UI"/>
          <w:b w:val="1"/>
          <w:bCs w:val="1"/>
          <w:kern w:val="0"/>
          <w:sz w:val="20"/>
          <w:szCs w:val="20"/>
          <w14:ligatures w14:val="none"/>
        </w:rPr>
        <w:t>2. Corporate Relations School Placement Model</w:t>
      </w:r>
    </w:p>
    <w:p>
      <w:pPr>
        <w:spacing w:before="100" w:beforeAutospacing="on" w:after="100" w:afterAutospacing="on" w:line="240" w:lineRule="auto"/>
        <w:jc w:val="both"/>
        <w:rPr>
          <w:rFonts w:eastAsia="Times New Roman" w:cs="Segoe UI"/>
          <w:kern w:val="0"/>
          <w:sz w:val="20"/>
          <w:szCs w:val="20"/>
          <w14:ligatures w14:val="none"/>
        </w:rPr>
      </w:pPr>
      <w:r>
        <w:rPr>
          <w:rFonts w:eastAsia="Times New Roman" w:cs="Segoe UI"/>
          <w:kern w:val="0"/>
          <w:sz w:val="20"/>
          <w:szCs w:val="20"/>
          <w14:ligatures w14:val="none"/>
        </w:rPr>
        <w:t xml:space="preserve">Beginning this academic year, the Corporate Relations team has adopted a complementary school-based placement model, giving schools and units a dedicated Corporate Relations point of contact alongside their Foundation Relations liaison. Under this model, each school, along with the centers and institutes that most closely support it, is paired with one of two Corporate Relations officers who will serve as a primary point of contact for corporate partnership strategy and fundraising efforts. Officers will work closely with development leaders and school/unit leadership to:</w:t>
      </w:r>
    </w:p>
    <w:p>
      <w:pPr>
        <w:numPr>
          <w:ilvl w:val="0"/>
          <w:numId w:val="2"/>
        </w:numPr>
        <w:spacing w:before="100" w:beforeAutospacing="1" w:after="100" w:afterAutospacing="1" w:line="240" w:lineRule="auto"/>
        <w:jc w:val="both"/>
        <w:rPr>
          <w:rFonts w:eastAsia="Times New Roman" w:cs="Segoe UI"/>
          <w:kern w:val="0"/>
          <w:sz w:val="20"/>
          <w:szCs w:val="20"/>
          <w14:ligatures w14:val="none"/>
        </w:rPr>
      </w:pPr>
      <w:r>
        <w:rPr>
          <w:rFonts w:eastAsia="Times New Roman" w:cs="Segoe UI"/>
          <w:kern w:val="0"/>
          <w:sz w:val="20"/>
          <w:szCs w:val="20"/>
          <w14:ligatures w14:val="none"/>
        </w:rPr>
        <w:t>Understand faculty research priorities and corporate partnership opportunities</w:t>
      </w:r>
    </w:p>
    <w:p>
      <w:pPr>
        <w:numPr>
          <w:ilvl w:val="0"/>
          <w:numId w:val="2"/>
        </w:numPr>
        <w:spacing w:before="100" w:beforeAutospacing="1" w:after="100" w:afterAutospacing="1" w:line="240" w:lineRule="auto"/>
        <w:jc w:val="both"/>
        <w:rPr>
          <w:rFonts w:eastAsia="Times New Roman" w:cs="Segoe UI"/>
          <w:kern w:val="0"/>
          <w:sz w:val="20"/>
          <w:szCs w:val="20"/>
          <w14:ligatures w14:val="none"/>
        </w:rPr>
      </w:pPr>
      <w:r>
        <w:rPr>
          <w:rFonts w:eastAsia="Times New Roman" w:cs="Segoe UI"/>
          <w:kern w:val="0"/>
          <w:sz w:val="20"/>
          <w:szCs w:val="20"/>
          <w14:ligatures w14:val="none"/>
        </w:rPr>
        <w:t>Coordinate prospect strategy and corporate outreach</w:t>
      </w:r>
    </w:p>
    <w:p>
      <w:pPr>
        <w:numPr>
          <w:ilvl w:val="0"/>
          <w:numId w:val="2"/>
        </w:numPr>
        <w:spacing w:before="100" w:beforeAutospacing="1" w:after="100" w:afterAutospacing="1" w:line="240" w:lineRule="auto"/>
        <w:jc w:val="both"/>
        <w:rPr>
          <w:rFonts w:eastAsia="Times New Roman" w:cs="Segoe UI"/>
          <w:kern w:val="0"/>
          <w:sz w:val="20"/>
          <w:szCs w:val="20"/>
          <w14:ligatures w14:val="none"/>
        </w:rPr>
      </w:pPr>
      <w:r>
        <w:rPr>
          <w:rFonts w:eastAsia="Times New Roman" w:cs="Segoe UI"/>
          <w:kern w:val="0"/>
          <w:sz w:val="20"/>
          <w:szCs w:val="20"/>
          <w14:ligatures w14:val="none"/>
        </w:rPr>
        <w:t>Support partnership and proposal development, including sponsored research and licensing coordination</w:t>
      </w:r>
    </w:p>
    <w:p>
      <w:pPr>
        <w:numPr>
          <w:ilvl w:val="0"/>
          <w:numId w:val="2"/>
        </w:numPr>
        <w:spacing w:before="100" w:beforeAutospacing="1" w:after="100" w:afterAutospacing="1" w:line="240" w:lineRule="auto"/>
        <w:jc w:val="both"/>
        <w:rPr>
          <w:rFonts w:eastAsia="Times New Roman" w:cs="Segoe UI"/>
          <w:kern w:val="0"/>
          <w:sz w:val="20"/>
          <w:szCs w:val="20"/>
          <w14:ligatures w14:val="none"/>
        </w:rPr>
      </w:pPr>
      <w:r>
        <w:rPr>
          <w:rFonts w:eastAsia="Times New Roman" w:cs="Segoe UI"/>
          <w:kern w:val="0"/>
          <w:sz w:val="20"/>
          <w:szCs w:val="20"/>
          <w14:ligatures w14:val="none"/>
        </w:rPr>
        <w:t>Help prepare for partner meetings and strengthen relationship management</w:t>
      </w:r>
    </w:p>
    <w:p>
      <w:pPr>
        <w:spacing w:before="100" w:beforeAutospacing="on" w:after="100" w:afterAutospacing="on" w:line="240" w:lineRule="auto"/>
        <w:jc w:val="both"/>
        <w:rPr>
          <w:rFonts w:eastAsia="Times New Roman" w:cs="Segoe UI"/>
          <w:kern w:val="0"/>
          <w:sz w:val="20"/>
          <w:szCs w:val="20"/>
          <w14:ligatures w14:val="none"/>
        </w:rPr>
      </w:pPr>
      <w:r>
        <w:rPr>
          <w:rFonts w:eastAsia="Times New Roman" w:cs="Segoe UI"/>
          <w:i w:val="1"/>
          <w:iCs w:val="1"/>
          <w:sz w:val="20"/>
          <w:szCs w:val="20"/>
        </w:rPr>
        <w:t xml:space="preserve">Together with the Foundation Relations liaison model, this gives every school a consistent, coordinated point of contact across both corporate and foundation fundraising.</w:t>
      </w:r>
      <w:r>
        <w:rPr>
          <w:rFonts w:eastAsia="Times New Roman" w:cs="Segoe UI"/>
          <w:kern w:val="0"/>
          <w:sz w:val="20"/>
          <w:szCs w:val="20"/>
          <w14:ligatures w14:val="none"/>
        </w:rPr>
        <w:t xml:space="preserve"> For more information on the placement model, including assignments, please visit our website at </w:t>
      </w:r>
      <w:hyperlink r:id="Rca6759514a2e4bdf">
        <w:r>
          <w:rPr>
            <w:rStyle w:val="Hyperlink"/>
            <w:sz w:val="20"/>
            <w:szCs w:val="20"/>
          </w:rPr>
          <w:t>www.cfr.virginia.edu</w:t>
        </w:r>
      </w:hyperlink>
      <w:r>
        <w:rPr>
          <w:rFonts w:eastAsia="Times New Roman" w:cs="Segoe UI"/>
          <w:kern w:val="0"/>
          <w:sz w:val="20"/>
          <w:szCs w:val="20"/>
          <w14:ligatures w14:val="none"/>
        </w:rPr>
        <w:t xml:space="preserve">.</w:t>
      </w:r>
    </w:p>
    <w:p w:rsidRPr="0009645E" w:rsidR="006751E8" w:rsidP="7043B5F7" w:rsidRDefault="006751E8" w14:paraId="5DBB7197" w14:textId="2DE7C49B">
      <w:pPr>
        <w:spacing w:before="100" w:beforeAutospacing="on" w:after="100" w:afterAutospacing="on" w:line="240" w:lineRule="auto"/>
        <w:jc w:val="both"/>
        <w:outlineLvl w:val="2"/>
        <w:rPr>
          <w:rFonts w:eastAsia="Times New Roman" w:cs="Segoe UI"/>
          <w:b w:val="1"/>
          <w:bCs w:val="1"/>
          <w:kern w:val="0"/>
          <w:sz w:val="20"/>
          <w:szCs w:val="20"/>
          <w14:ligatures w14:val="none"/>
        </w:rPr>
      </w:pPr>
      <w:r>
        <w:rPr>
          <w:rFonts w:eastAsia="Times New Roman" w:cs="Segoe UI"/>
          <w:b w:val="1"/>
          <w:bCs w:val="1"/>
          <w:kern w:val="0"/>
          <w:sz w:val="20"/>
          <w:szCs w:val="20"/>
          <w14:ligatures w14:val="none"/>
        </w:rPr>
        <w:t xml:space="preserve">3. A More Strategic Approach to CFR Prospect </w:t>
      </w:r>
      <w:r>
        <w:rPr>
          <w:rFonts w:eastAsia="Times New Roman" w:cs="Segoe UI"/>
          <w:b w:val="1"/>
          <w:bCs w:val="1"/>
          <w:sz w:val="20"/>
          <w:szCs w:val="20"/>
        </w:rPr>
        <w:t>Research &amp; Development</w:t>
      </w:r>
    </w:p>
    <w:p w:rsidRPr="0009645E" w:rsidR="006751E8" w:rsidP="006307D3" w:rsidRDefault="006751E8" w14:paraId="064F175D" w14:textId="0EC31EED">
      <w:pPr>
        <w:spacing w:line="240" w:lineRule="auto"/>
        <w:jc w:val="both"/>
        <w:rPr>
          <w:rFonts w:eastAsia="Times New Roman" w:cs="Segoe UI"/>
          <w:kern w:val="0"/>
          <w:sz w:val="20"/>
          <w:szCs w:val="20"/>
          <w14:ligatures w14:val="none"/>
        </w:rPr>
      </w:pPr>
      <w:r>
        <w:rPr>
          <w:rFonts w:eastAsia="Times New Roman" w:cs="Segoe UI"/>
          <w:kern w:val="0"/>
          <w:sz w:val="20"/>
          <w:szCs w:val="20"/>
          <w14:ligatures w14:val="none"/>
        </w:rPr>
        <w:t xml:space="preserve">Over the past several years, the demand for CFR’s prospect</w:t>
      </w:r>
      <w:r>
        <w:rPr>
          <w:rFonts w:eastAsia="Times New Roman" w:cs="Segoe UI"/>
          <w:sz w:val="20"/>
          <w:szCs w:val="20"/>
        </w:rPr>
        <w:t xml:space="preserve"> research </w:t>
      </w:r>
      <w:r>
        <w:rPr>
          <w:rFonts w:eastAsia="Times New Roman" w:cs="Segoe UI"/>
          <w:kern w:val="0"/>
          <w:sz w:val="20"/>
          <w:szCs w:val="20"/>
          <w14:ligatures w14:val="none"/>
        </w:rPr>
        <w:t xml:space="preserve">services has </w:t>
      </w:r>
      <w:r>
        <w:rPr>
          <w:rFonts w:eastAsia="Times New Roman" w:cs="Segoe UI"/>
          <w:sz w:val="20"/>
          <w:szCs w:val="20"/>
        </w:rPr>
        <w:t xml:space="preserve">grown substantially, particularly as faculty seek diverse funding sources amid changes in the federal funding environment. At the same time, new, more user-friendly prospecting platforms, AI-enabled search tools, and expanded online funding databases make it easier than ever for faculty and staff to conduct initial prospect discovery on their own. To better support UVA's highest-priority opportunities, the CFR team will shift from broadly providing custom prospect lists for all faculty and staff to a more strategic model focused on:</w:t>
      </w:r>
    </w:p>
    <w:p w:rsidRPr="0009645E" w:rsidR="00A25BA8" w:rsidP="7043B5F7" w:rsidRDefault="00A25BA8" w14:paraId="2BFC13DB" w14:textId="654CE63B">
      <w:pPr>
        <w:numPr>
          <w:ilvl w:val="0"/>
          <w:numId w:val="1"/>
        </w:numPr>
        <w:spacing w:beforeAutospacing="on" w:afterAutospacing="on" w:line="240" w:lineRule="auto"/>
        <w:jc w:val="both"/>
        <w:rPr>
          <w:rFonts w:eastAsia="Times New Roman" w:cs="Segoe UI"/>
          <w:sz w:val="20"/>
          <w:szCs w:val="20"/>
        </w:rPr>
      </w:pPr>
      <w:r>
        <w:rPr>
          <w:rFonts w:eastAsia="Times New Roman" w:cs="Segoe UI"/>
          <w:sz w:val="20"/>
          <w:szCs w:val="20"/>
        </w:rPr>
        <w:t xml:space="preserve">A Self-Service Hub for Funding Discovery: Our website now features an expanded suite of self-service prospecting resources available to all faculty and staff. The hub includes: a curated list of new RFPs posted monthly, research tools that empower faculty and staff to conduct preliminary prospect discovery independently, with links to tutorials for how to use them, and limited office hours for 1:1 assistance.</w:t>
      </w:r>
    </w:p>
    <w:p w:rsidRPr="0009645E" w:rsidR="006751E8" w:rsidP="006307D3" w:rsidRDefault="006751E8" w14:paraId="23400083" w14:textId="1740CCC3">
      <w:pPr>
        <w:numPr>
          <w:ilvl w:val="0"/>
          <w:numId w:val="1"/>
        </w:numPr>
        <w:spacing w:before="100" w:beforeAutospacing="1" w:after="100" w:afterAutospacing="1" w:line="240" w:lineRule="auto"/>
        <w:jc w:val="both"/>
        <w:rPr>
          <w:rFonts w:eastAsia="Times New Roman" w:cs="Segoe UI"/>
          <w:kern w:val="0"/>
          <w:sz w:val="20"/>
          <w:szCs w:val="20"/>
          <w14:ligatures w14:val="none"/>
        </w:rPr>
      </w:pPr>
      <w:r>
        <w:rPr>
          <w:rFonts w:eastAsia="Times New Roman" w:cs="Segoe UI"/>
          <w:kern w:val="0"/>
          <w:sz w:val="20"/>
          <w:szCs w:val="20"/>
          <w14:ligatures w14:val="none"/>
        </w:rPr>
        <w:t>Identifying and cultivating high-value foundation and corporate partners aligned with university priorities.</w:t>
      </w:r>
    </w:p>
    <w:p w:rsidRPr="0009645E" w:rsidR="006751E8" w:rsidP="1F2EE6E2" w:rsidRDefault="006751E8" w14:paraId="69605E21" w14:textId="246A57D6">
      <w:pPr>
        <w:numPr>
          <w:ilvl w:val="0"/>
          <w:numId w:val="1"/>
        </w:numPr>
        <w:spacing w:before="100" w:beforeAutospacing="on" w:after="100" w:afterAutospacing="on" w:line="240" w:lineRule="auto"/>
        <w:jc w:val="both"/>
        <w:rPr>
          <w:rFonts w:eastAsia="Times New Roman" w:cs="Segoe UI"/>
          <w:kern w:val="0"/>
          <w:sz w:val="20"/>
          <w:szCs w:val="20"/>
          <w14:ligatures w14:val="none"/>
        </w:rPr>
      </w:pPr>
      <w:r>
        <w:rPr>
          <w:rFonts w:eastAsia="Times New Roman" w:cs="Segoe UI"/>
          <w:kern w:val="0"/>
          <w:sz w:val="20"/>
          <w:szCs w:val="20"/>
          <w14:ligatures w14:val="none"/>
        </w:rPr>
        <w:t>Producing funding landscape analyses and</w:t>
      </w:r>
      <w:r>
        <w:rPr>
          <w:rFonts w:eastAsia="Times New Roman" w:cs="Segoe UI"/>
          <w:sz w:val="20"/>
          <w:szCs w:val="20"/>
        </w:rPr>
        <w:t xml:space="preserve"> prospect strategies for schools, units, and major institutional initiatives.</w:t>
      </w:r>
    </w:p>
    <w:p w:rsidRPr="0009645E" w:rsidR="006751E8" w:rsidP="006307D3" w:rsidRDefault="006751E8" w14:paraId="31080F33" w14:textId="77777777">
      <w:pPr>
        <w:numPr>
          <w:ilvl w:val="0"/>
          <w:numId w:val="1"/>
        </w:numPr>
        <w:spacing w:before="100" w:beforeAutospacing="1" w:after="100" w:afterAutospacing="1" w:line="240" w:lineRule="auto"/>
        <w:jc w:val="both"/>
        <w:rPr>
          <w:rFonts w:eastAsia="Times New Roman" w:cs="Segoe UI"/>
          <w:kern w:val="0"/>
          <w:sz w:val="20"/>
          <w:szCs w:val="20"/>
          <w14:ligatures w14:val="none"/>
        </w:rPr>
      </w:pPr>
      <w:r>
        <w:rPr>
          <w:rFonts w:eastAsia="Times New Roman" w:cs="Segoe UI"/>
          <w:kern w:val="0"/>
          <w:sz w:val="20"/>
          <w:szCs w:val="20"/>
          <w14:ligatures w14:val="none"/>
        </w:rPr>
        <w:t>Providing research and briefing materials that support leadership engagement and relationship building.</w:t>
      </w:r>
    </w:p>
    <w:p w:rsidRPr="0009645E" w:rsidR="006751E8" w:rsidP="006307D3" w:rsidRDefault="006751E8" w14:paraId="4ED9643A" w14:textId="5BC69552">
      <w:pPr>
        <w:spacing w:before="100" w:beforeAutospacing="1" w:after="100" w:afterAutospacing="1" w:line="240" w:lineRule="auto"/>
        <w:jc w:val="both"/>
        <w:rPr>
          <w:rFonts w:eastAsia="Times New Roman" w:cs="Segoe UI"/>
          <w:kern w:val="0"/>
          <w:sz w:val="20"/>
          <w:szCs w:val="20"/>
          <w14:ligatures w14:val="none"/>
        </w:rPr>
      </w:pPr>
      <w:r>
        <w:rPr>
          <w:rFonts w:eastAsia="Times New Roman" w:cs="Segoe UI"/>
          <w:kern w:val="0"/>
          <w:sz w:val="20"/>
          <w:szCs w:val="20"/>
          <w14:ligatures w14:val="none"/>
        </w:rPr>
        <w:t>This shift allows our team to invest more time in proactive opportunity development and relationship management while continuing to equip faculty with the resources needed to identify potential funders.</w:t>
      </w:r>
    </w:p>
    <w:p w:rsidRPr="0009645E" w:rsidR="0086404A" w:rsidP="1F2EE6E2" w:rsidRDefault="0086404A" w14:paraId="22C6F9F6" w14:textId="5AA54124">
      <w:pPr>
        <w:spacing w:before="100" w:beforeAutospacing="on" w:after="100" w:afterAutospacing="on" w:line="240" w:lineRule="auto"/>
        <w:jc w:val="both"/>
        <w:rPr>
          <w:rFonts w:eastAsia="Times New Roman" w:cs="Segoe UI"/>
          <w:kern w:val="0"/>
          <w:sz w:val="20"/>
          <w:szCs w:val="20"/>
          <w14:ligatures w14:val="none"/>
        </w:rPr>
      </w:pPr>
      <w:r>
        <w:rPr>
          <w:rFonts w:eastAsia="Times New Roman" w:cs="Segoe UI"/>
          <w:kern w:val="0"/>
          <w:sz w:val="20"/>
          <w:szCs w:val="20"/>
          <w14:ligatures w14:val="none"/>
        </w:rPr>
        <w:t>We are excited about these changes and believe they will strengthen UVA's ability to build meaningful foundation and corporate partnerships while providing more strategic, coordinated support across the University.</w:t>
      </w:r>
      <w:r>
        <w:rPr>
          <w:rFonts w:eastAsia="Times New Roman" w:cs="Segoe UI"/>
          <w:sz w:val="20"/>
          <w:szCs w:val="20"/>
        </w:rPr>
        <w:t xml:space="preserve"> For more information, please visit our website at </w:t>
      </w:r>
      <w:ins w:author="Gunn, Angel Sands (llg4dn)" w:date="2026-09-11T19:57:34.484Z" w16du:dateUtc="2026-09-11T19:57:34.484Z" w:id="260321964">
        <w:r>
          <w:fldChar w:fldCharType="begin"/>
          <w:instrText xml:space="preserve">HYPERLINK "https://www.cfr.virginia.edu" </w:instrText>
          <w:fldChar w:fldCharType="separate"/>
        </w:r>
      </w:ins>
      <w:r>
        <w:rPr>
          <w:rStyle w:val="Hyperlink"/>
          <w:sz w:val="20"/>
          <w:szCs w:val="20"/>
        </w:rPr>
        <w:t>www.cfr.virginia.edu.</w:t>
      </w:r>
      <w:ins w:author="Gunn, Angel Sands (llg4dn)" w:date="2026-09-11T19:57:34.484Z" w16du:dateUtc="2026-09-11T19:57:34.484Z" w:id="1861198570">
        <w:r>
          <w:fldChar w:fldCharType="end"/>
        </w:r>
      </w:ins>
      <w:r>
        <w:rPr>
          <w:rFonts w:eastAsia="Times New Roman" w:cs="Segoe UI"/>
          <w:sz w:val="20"/>
          <w:szCs w:val="20"/>
        </w:rPr>
        <w:t xml:space="preserve"> </w:t>
      </w:r>
    </w:p>
    <w:p w:rsidRPr="0009645E" w:rsidR="0086404A" w:rsidP="7043B5F7" w:rsidRDefault="0086404A" w14:paraId="46700F6F" w14:textId="77777777">
      <w:pPr>
        <w:spacing w:before="100" w:beforeAutospacing="on" w:after="100" w:afterAutospacing="on" w:line="240" w:lineRule="auto"/>
        <w:jc w:val="both"/>
        <w:rPr>
          <w:rFonts w:eastAsia="Times New Roman" w:cs="Segoe UI"/>
          <w:kern w:val="0"/>
          <w:sz w:val="20"/>
          <w:szCs w:val="20"/>
          <w14:ligatures w14:val="none"/>
        </w:rPr>
      </w:pPr>
      <w:r>
        <w:rPr>
          <w:rFonts w:eastAsia="Times New Roman" w:cs="Segoe UI"/>
          <w:kern w:val="0"/>
          <w:sz w:val="20"/>
          <w:szCs w:val="20"/>
          <w14:ligatures w14:val="none"/>
        </w:rPr>
        <w:t>Thank you for your partnership, and please do not hesitate to reach out to the CFR team with any questions.</w:t>
      </w:r>
    </w:p>
    <w:p w:rsidRPr="0009645E" w:rsidR="0086404A" w:rsidP="006307D3" w:rsidRDefault="0086404A" w14:paraId="540CF096" w14:textId="77777777">
      <w:pPr>
        <w:spacing w:before="100" w:beforeAutospacing="1" w:after="100" w:afterAutospacing="1" w:line="240" w:lineRule="auto"/>
        <w:jc w:val="both"/>
        <w:rPr>
          <w:rFonts w:eastAsia="Times New Roman" w:cs="Segoe UI"/>
          <w:kern w:val="0"/>
          <w:sz w:val="20"/>
          <w:szCs w:val="20"/>
          <w14:ligatures w14:val="none"/>
        </w:rPr>
      </w:pPr>
      <w:r>
        <w:rPr>
          <w:rFonts w:eastAsia="Times New Roman" w:cs="Segoe UI"/>
          <w:kern w:val="0"/>
          <w:sz w:val="20"/>
          <w:szCs w:val="20"/>
          <w14:ligatures w14:val="none"/>
        </w:rPr>
        <w:t>Best regards,</w:t>
      </w:r>
    </w:p>
    <w:p w:rsidRPr="00A361E1" w:rsidR="00281AE7" w:rsidP="006307D3" w:rsidRDefault="00281AE7" w14:paraId="56858F30" w14:textId="65B69155">
      <w:pPr>
        <w:spacing w:after="0" w:line="240" w:lineRule="auto"/>
        <w:jc w:val="both"/>
        <w:rPr>
          <w:rFonts w:eastAsia="Times New Roman" w:cs="Segoe UI"/>
          <w:kern w:val="0"/>
          <w:sz w:val="21"/>
          <w:szCs w:val="21"/>
          <w14:ligatures w14:val="none"/>
        </w:rPr>
      </w:pPr>
    </w:p>
    <w:p w:rsidRPr="00A361E1" w:rsidR="00281AE7" w:rsidP="00A361E1" w:rsidRDefault="00281AE7" w14:paraId="09A7A982" w14:textId="77777777">
      <w:pPr>
        <w:spacing w:line="240" w:lineRule="auto"/>
      </w:pPr>
    </w:p>
    <w:sectPr w:rsidRPr="00A361E1" w:rsidR="00281AE7">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CA" w:author="Choudary, Ahsan (gjk7cf)" w:date="2026-10-19T13:13:05" w:id="785140900">
    <w:p xmlns:w14="http://schemas.microsoft.com/office/word/2010/wordml" xmlns:w="http://schemas.openxmlformats.org/wordprocessingml/2006/main" w:rsidR="61997D00" w:rsidRDefault="4D76E63C" w14:paraId="139BF0AE" w14:textId="3A41BE30">
      <w:pPr>
        <w:pStyle w:val="CommentText"/>
      </w:pPr>
      <w:r>
        <w:rPr>
          <w:rStyle w:val="CommentReference"/>
        </w:rPr>
        <w:annotationRef/>
      </w:r>
      <w:r w:rsidRPr="3316EB8C" w:rsidR="36725359">
        <w:t>Request to change to "Corporate and Foundation Relations Liaison Model," since CR is adopting this model too.</w:t>
      </w:r>
    </w:p>
  </w:comment>
</w:comments>
</file>

<file path=word/commentsExtended.xml><?xml version="1.0" encoding="utf-8"?>
<w15:commentsEx xmlns:mc="http://schemas.openxmlformats.org/markup-compatibility/2006" xmlns:w15="http://schemas.microsoft.com/office/word/2012/wordml" mc:Ignorable="w15">
  <w15:commentEx w15:done="0" w15:paraId="139BF0A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E7633DB" w16cex:dateUtc="2026-10-19T17:13:05.711Z"/>
</w16cex:commentsExtensible>
</file>

<file path=word/commentsIds.xml><?xml version="1.0" encoding="utf-8"?>
<w16cid:commentsIds xmlns:mc="http://schemas.openxmlformats.org/markup-compatibility/2006" xmlns:w16cid="http://schemas.microsoft.com/office/word/2016/wordml/cid" mc:Ignorable="w16cid">
  <w16cid:commentId w16cid:paraId="139BF0AE" w16cid:durableId="0E7633D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118ebd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570DAC"/>
    <w:multiLevelType w:val="multilevel"/>
    <w:tmpl w:val="620853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530E15F1"/>
    <w:multiLevelType w:val="multilevel"/>
    <w:tmpl w:val="E124BD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7DAE45EF"/>
    <w:multiLevelType w:val="multilevel"/>
    <w:tmpl w:val="3B942E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
    <w:abstractNumId w:val="3"/>
  </w:num>
  <w:num w:numId="1" w16cid:durableId="1710688819">
    <w:abstractNumId w:val="1"/>
  </w:num>
  <w:num w:numId="2" w16cid:durableId="1564900860">
    <w:abstractNumId w:val="0"/>
  </w:num>
  <w:num w:numId="3" w16cid:durableId="1798064356">
    <w:abstractNumId w:val="2"/>
  </w:num>
</w:numbering>
</file>

<file path=word/people.xml><?xml version="1.0" encoding="utf-8"?>
<w15:people xmlns:mc="http://schemas.openxmlformats.org/markup-compatibility/2006" xmlns:w15="http://schemas.microsoft.com/office/word/2012/wordml" mc:Ignorable="w15">
  <w15:person w15:author="Gunn, Angel Sands (llg4dn)">
    <w15:presenceInfo w15:providerId="AD" w15:userId="S::llg4dn@virginia.edu::c4f033bc-1ba6-4d7d-8cde-f28a8fafecb1"/>
  </w15:person>
  <w15:person w15:author="Gunn, Angel Sands (llg4dn)">
    <w15:presenceInfo w15:providerId="AD" w15:userId="S::llg4dn@virginia.edu::c4f033bc-1ba6-4d7d-8cde-f28a8fafecb1"/>
  </w15:person>
  <w15:person w15:author="Choudary, Ahsan (gjk7cf)">
    <w15:presenceInfo w15:providerId="AD" w15:userId="S::gjk7cf@virginia.edu::000b3f44-eff9-4669-be5b-47e7eba963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AE7"/>
    <w:rsid w:val="0003795C"/>
    <w:rsid w:val="000477A1"/>
    <w:rsid w:val="00072A3E"/>
    <w:rsid w:val="0009645E"/>
    <w:rsid w:val="0024023E"/>
    <w:rsid w:val="00254BAB"/>
    <w:rsid w:val="00281AE7"/>
    <w:rsid w:val="00303724"/>
    <w:rsid w:val="00372012"/>
    <w:rsid w:val="003F128A"/>
    <w:rsid w:val="004068A7"/>
    <w:rsid w:val="00472E88"/>
    <w:rsid w:val="004D418C"/>
    <w:rsid w:val="0050247B"/>
    <w:rsid w:val="005358A4"/>
    <w:rsid w:val="00554E64"/>
    <w:rsid w:val="00575B2B"/>
    <w:rsid w:val="00586FF7"/>
    <w:rsid w:val="005C2C21"/>
    <w:rsid w:val="005F3B07"/>
    <w:rsid w:val="006307D3"/>
    <w:rsid w:val="006648C4"/>
    <w:rsid w:val="006751E8"/>
    <w:rsid w:val="007919FE"/>
    <w:rsid w:val="007A3A47"/>
    <w:rsid w:val="007A6B1E"/>
    <w:rsid w:val="007B34CC"/>
    <w:rsid w:val="007D010F"/>
    <w:rsid w:val="0086404A"/>
    <w:rsid w:val="00884C3C"/>
    <w:rsid w:val="00885DD8"/>
    <w:rsid w:val="008902A2"/>
    <w:rsid w:val="00952CD1"/>
    <w:rsid w:val="00973D84"/>
    <w:rsid w:val="009B3362"/>
    <w:rsid w:val="00A25BA8"/>
    <w:rsid w:val="00A361E1"/>
    <w:rsid w:val="00D43968"/>
    <w:rsid w:val="00D70E2A"/>
    <w:rsid w:val="00E051D1"/>
    <w:rsid w:val="00EA2CC8"/>
    <w:rsid w:val="00EB0FAC"/>
    <w:rsid w:val="00F31D74"/>
    <w:rsid w:val="00F63CFD"/>
    <w:rsid w:val="00F90ED7"/>
    <w:rsid w:val="04352C7E"/>
    <w:rsid w:val="045F4BAE"/>
    <w:rsid w:val="060F3B5F"/>
    <w:rsid w:val="06229B88"/>
    <w:rsid w:val="081C295D"/>
    <w:rsid w:val="08324063"/>
    <w:rsid w:val="08AB2208"/>
    <w:rsid w:val="0ADCD168"/>
    <w:rsid w:val="0BEDB9F3"/>
    <w:rsid w:val="0C361A94"/>
    <w:rsid w:val="0C8549F5"/>
    <w:rsid w:val="0F81500C"/>
    <w:rsid w:val="121F0BC1"/>
    <w:rsid w:val="12AEBEF7"/>
    <w:rsid w:val="12B33854"/>
    <w:rsid w:val="12D218CA"/>
    <w:rsid w:val="13068D44"/>
    <w:rsid w:val="132088BF"/>
    <w:rsid w:val="16307B4D"/>
    <w:rsid w:val="167C077E"/>
    <w:rsid w:val="1773ACA2"/>
    <w:rsid w:val="17D04B21"/>
    <w:rsid w:val="181BA65A"/>
    <w:rsid w:val="19020CB2"/>
    <w:rsid w:val="1954139A"/>
    <w:rsid w:val="1A8F6B9D"/>
    <w:rsid w:val="1AD6C876"/>
    <w:rsid w:val="1AE20337"/>
    <w:rsid w:val="1B305217"/>
    <w:rsid w:val="1B9950BC"/>
    <w:rsid w:val="1BB13099"/>
    <w:rsid w:val="1D2DA2EC"/>
    <w:rsid w:val="1EA83336"/>
    <w:rsid w:val="1F2EE6E2"/>
    <w:rsid w:val="213C9697"/>
    <w:rsid w:val="22B6D641"/>
    <w:rsid w:val="24D14380"/>
    <w:rsid w:val="257FE689"/>
    <w:rsid w:val="26D58016"/>
    <w:rsid w:val="27A1780A"/>
    <w:rsid w:val="28AF3EB9"/>
    <w:rsid w:val="29D0294E"/>
    <w:rsid w:val="2BB7E461"/>
    <w:rsid w:val="2C10F436"/>
    <w:rsid w:val="2C670345"/>
    <w:rsid w:val="2CB00C41"/>
    <w:rsid w:val="2D94AD79"/>
    <w:rsid w:val="2E2FE644"/>
    <w:rsid w:val="2FE5FF99"/>
    <w:rsid w:val="31639B22"/>
    <w:rsid w:val="31DA9F81"/>
    <w:rsid w:val="3242EDA9"/>
    <w:rsid w:val="32D7A5FA"/>
    <w:rsid w:val="3328CF31"/>
    <w:rsid w:val="33596D07"/>
    <w:rsid w:val="34E32133"/>
    <w:rsid w:val="3696B6CC"/>
    <w:rsid w:val="369D23E3"/>
    <w:rsid w:val="381369F6"/>
    <w:rsid w:val="390BD0E4"/>
    <w:rsid w:val="3A152B7A"/>
    <w:rsid w:val="3A397067"/>
    <w:rsid w:val="3A6B31C6"/>
    <w:rsid w:val="3AEE73A6"/>
    <w:rsid w:val="3DDAF00E"/>
    <w:rsid w:val="3E5D19BB"/>
    <w:rsid w:val="3F34EE29"/>
    <w:rsid w:val="40AD1F1E"/>
    <w:rsid w:val="41760C22"/>
    <w:rsid w:val="43865C03"/>
    <w:rsid w:val="44043E47"/>
    <w:rsid w:val="45E7387B"/>
    <w:rsid w:val="460F643F"/>
    <w:rsid w:val="48169E9B"/>
    <w:rsid w:val="49C4E053"/>
    <w:rsid w:val="4B6CE4F6"/>
    <w:rsid w:val="4D42FFDD"/>
    <w:rsid w:val="4EC2BE72"/>
    <w:rsid w:val="4EE7DD04"/>
    <w:rsid w:val="4FE6F44C"/>
    <w:rsid w:val="513292EA"/>
    <w:rsid w:val="51F597D7"/>
    <w:rsid w:val="53EBFB35"/>
    <w:rsid w:val="54620970"/>
    <w:rsid w:val="548E8221"/>
    <w:rsid w:val="55992C7B"/>
    <w:rsid w:val="5666C647"/>
    <w:rsid w:val="594CE769"/>
    <w:rsid w:val="5B5682C4"/>
    <w:rsid w:val="5E866C93"/>
    <w:rsid w:val="5F6B17C7"/>
    <w:rsid w:val="5F7BD537"/>
    <w:rsid w:val="5F99FC16"/>
    <w:rsid w:val="61E492DE"/>
    <w:rsid w:val="62027420"/>
    <w:rsid w:val="62E7F61E"/>
    <w:rsid w:val="69B40FE0"/>
    <w:rsid w:val="6CF694D5"/>
    <w:rsid w:val="6E2F31B1"/>
    <w:rsid w:val="6E4554A8"/>
    <w:rsid w:val="6EEFF748"/>
    <w:rsid w:val="7043B5F7"/>
    <w:rsid w:val="7061FB48"/>
    <w:rsid w:val="70CEA728"/>
    <w:rsid w:val="71405DF8"/>
    <w:rsid w:val="723A01B4"/>
    <w:rsid w:val="733BEF49"/>
    <w:rsid w:val="73C178D1"/>
    <w:rsid w:val="7665BF09"/>
    <w:rsid w:val="774D0FE9"/>
    <w:rsid w:val="777DC737"/>
    <w:rsid w:val="783EC75F"/>
    <w:rsid w:val="78D34CA4"/>
    <w:rsid w:val="79631581"/>
    <w:rsid w:val="79EF494E"/>
    <w:rsid w:val="7A9D1668"/>
    <w:rsid w:val="7A9D1E61"/>
    <w:rsid w:val="7CE6408C"/>
    <w:rsid w:val="7D5ABE2C"/>
    <w:rsid w:val="7F212584"/>
    <w:rsid w:val="7F54AB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3427E"/>
  <w15:chartTrackingRefBased/>
  <w15:docId w15:val="{DA06F5D0-4A32-4152-AC31-F843CEB4C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81AE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AE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1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AE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81AE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81AE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281AE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81AE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81AE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81AE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81AE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81AE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81AE7"/>
    <w:rPr>
      <w:rFonts w:eastAsiaTheme="majorEastAsia" w:cstheme="majorBidi"/>
      <w:color w:val="272727" w:themeColor="text1" w:themeTint="D8"/>
    </w:rPr>
  </w:style>
  <w:style w:type="paragraph" w:styleId="Title">
    <w:name w:val="Title"/>
    <w:basedOn w:val="Normal"/>
    <w:next w:val="Normal"/>
    <w:link w:val="TitleChar"/>
    <w:uiPriority w:val="10"/>
    <w:qFormat/>
    <w:rsid w:val="00281AE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81AE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81AE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81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AE7"/>
    <w:pPr>
      <w:spacing w:before="160"/>
      <w:jc w:val="center"/>
    </w:pPr>
    <w:rPr>
      <w:i/>
      <w:iCs/>
      <w:color w:val="404040" w:themeColor="text1" w:themeTint="BF"/>
    </w:rPr>
  </w:style>
  <w:style w:type="character" w:styleId="QuoteChar" w:customStyle="1">
    <w:name w:val="Quote Char"/>
    <w:basedOn w:val="DefaultParagraphFont"/>
    <w:link w:val="Quote"/>
    <w:uiPriority w:val="29"/>
    <w:rsid w:val="00281AE7"/>
    <w:rPr>
      <w:i/>
      <w:iCs/>
      <w:color w:val="404040" w:themeColor="text1" w:themeTint="BF"/>
    </w:rPr>
  </w:style>
  <w:style w:type="paragraph" w:styleId="ListParagraph">
    <w:name w:val="List Paragraph"/>
    <w:basedOn w:val="Normal"/>
    <w:uiPriority w:val="34"/>
    <w:qFormat/>
    <w:rsid w:val="00281AE7"/>
    <w:pPr>
      <w:ind w:left="720"/>
      <w:contextualSpacing/>
    </w:pPr>
  </w:style>
  <w:style w:type="character" w:styleId="IntenseEmphasis">
    <w:name w:val="Intense Emphasis"/>
    <w:basedOn w:val="DefaultParagraphFont"/>
    <w:uiPriority w:val="21"/>
    <w:qFormat/>
    <w:rsid w:val="00281AE7"/>
    <w:rPr>
      <w:i/>
      <w:iCs/>
      <w:color w:val="0F4761" w:themeColor="accent1" w:themeShade="BF"/>
    </w:rPr>
  </w:style>
  <w:style w:type="paragraph" w:styleId="IntenseQuote">
    <w:name w:val="Intense Quote"/>
    <w:basedOn w:val="Normal"/>
    <w:next w:val="Normal"/>
    <w:link w:val="IntenseQuoteChar"/>
    <w:uiPriority w:val="30"/>
    <w:qFormat/>
    <w:rsid w:val="00281AE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81AE7"/>
    <w:rPr>
      <w:i/>
      <w:iCs/>
      <w:color w:val="0F4761" w:themeColor="accent1" w:themeShade="BF"/>
    </w:rPr>
  </w:style>
  <w:style w:type="character" w:styleId="IntenseReference">
    <w:name w:val="Intense Reference"/>
    <w:basedOn w:val="DefaultParagraphFont"/>
    <w:uiPriority w:val="32"/>
    <w:qFormat/>
    <w:rsid w:val="00281AE7"/>
    <w:rPr>
      <w:b/>
      <w:bCs/>
      <w:smallCaps/>
      <w:color w:val="0F4761" w:themeColor="accent1" w:themeShade="BF"/>
      <w:spacing w:val="5"/>
    </w:rPr>
  </w:style>
  <w:style w:type="character" w:styleId="apple-converted-space" w:customStyle="1">
    <w:name w:val="apple-converted-space"/>
    <w:basedOn w:val="DefaultParagraphFont"/>
    <w:rsid w:val="00281AE7"/>
  </w:style>
  <w:style w:type="character" w:styleId="outlook-search-highlight" w:customStyle="1">
    <w:name w:val="outlook-search-highlight"/>
    <w:basedOn w:val="DefaultParagraphFont"/>
    <w:rsid w:val="00281AE7"/>
  </w:style>
  <w:style w:type="character" w:styleId="Hyperlink">
    <w:name w:val="Hyperlink"/>
    <w:basedOn w:val="DefaultParagraphFont"/>
    <w:uiPriority w:val="99"/>
    <w:semiHidden/>
    <w:unhideWhenUsed/>
    <w:rsid w:val="0086404A"/>
    <w:rPr>
      <w:strike w:val="0"/>
      <w:dstrike w:val="0"/>
      <w:color w:val="464FEB"/>
      <w:u w:val="none"/>
      <w:effect w:val="none"/>
    </w:rPr>
  </w:style>
  <w:style w:type="paragraph" w:styleId="NormalWeb">
    <w:name w:val="Normal (Web)"/>
    <w:basedOn w:val="Normal"/>
    <w:uiPriority w:val="99"/>
    <w:semiHidden/>
    <w:unhideWhenUsed/>
    <w:rsid w:val="0086404A"/>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86404A"/>
    <w:rPr>
      <w:b/>
      <w:bCs/>
    </w:rPr>
  </w:style>
  <w:style w:type="character" w:styleId="CommentReference">
    <w:name w:val="annotation reference"/>
    <w:basedOn w:val="DefaultParagraphFont"/>
    <w:uiPriority w:val="99"/>
    <w:semiHidden/>
    <w:unhideWhenUsed/>
    <w:rsid w:val="007919FE"/>
    <w:rPr>
      <w:sz w:val="16"/>
      <w:szCs w:val="16"/>
    </w:rPr>
  </w:style>
  <w:style w:type="paragraph" w:styleId="CommentText">
    <w:name w:val="annotation text"/>
    <w:basedOn w:val="Normal"/>
    <w:link w:val="CommentTextChar"/>
    <w:uiPriority w:val="99"/>
    <w:semiHidden/>
    <w:unhideWhenUsed/>
    <w:rsid w:val="007919FE"/>
    <w:pPr>
      <w:spacing w:line="240" w:lineRule="auto"/>
    </w:pPr>
    <w:rPr>
      <w:sz w:val="20"/>
      <w:szCs w:val="20"/>
    </w:rPr>
  </w:style>
  <w:style w:type="character" w:styleId="CommentTextChar" w:customStyle="1">
    <w:name w:val="Comment Text Char"/>
    <w:basedOn w:val="DefaultParagraphFont"/>
    <w:link w:val="CommentText"/>
    <w:uiPriority w:val="99"/>
    <w:semiHidden/>
    <w:rsid w:val="007919FE"/>
    <w:rPr>
      <w:sz w:val="20"/>
      <w:szCs w:val="20"/>
    </w:rPr>
  </w:style>
  <w:style w:type="paragraph" w:styleId="CommentSubject">
    <w:name w:val="annotation subject"/>
    <w:basedOn w:val="CommentText"/>
    <w:next w:val="CommentText"/>
    <w:link w:val="CommentSubjectChar"/>
    <w:uiPriority w:val="99"/>
    <w:semiHidden/>
    <w:unhideWhenUsed/>
    <w:rsid w:val="007919FE"/>
    <w:rPr>
      <w:b/>
      <w:bCs/>
    </w:rPr>
  </w:style>
  <w:style w:type="character" w:styleId="CommentSubjectChar" w:customStyle="1">
    <w:name w:val="Comment Subject Char"/>
    <w:basedOn w:val="CommentTextChar"/>
    <w:link w:val="CommentSubject"/>
    <w:uiPriority w:val="99"/>
    <w:semiHidden/>
    <w:rsid w:val="007919F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theme" Target="theme/theme1.xml" Id="rId11" /><Relationship Type="http://schemas.openxmlformats.org/officeDocument/2006/relationships/comments" Target="comments.xml" Id="rId5" /><Relationship Type="http://schemas.microsoft.com/office/2011/relationships/people" Target="people.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www.cfr.virginia.edu" TargetMode="External" Id="Rca6759514a2e4bd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Root, Ellen M N (emr2m)</dc:creator>
  <keywords/>
  <dc:description/>
  <lastModifiedBy>Choudary, Ahsan (gjk7cf)</lastModifiedBy>
  <revision>40</revision>
  <dcterms:created xsi:type="dcterms:W3CDTF">2026-09-11T17:45:00.0000000Z</dcterms:created>
  <dcterms:modified xsi:type="dcterms:W3CDTF">2026-10-19T17:14:02.7798507Z</dcterms:modified>
</coreProperties>
</file>